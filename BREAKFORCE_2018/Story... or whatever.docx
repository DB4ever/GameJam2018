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pPr>
      <w:r w:rsidDel="00000000" w:rsidR="00000000" w:rsidRPr="00000000">
        <w:rPr>
          <w:u w:val="single"/>
          <w:rtl w:val="0"/>
        </w:rPr>
        <w:t xml:space="preserve">Discord Passcode: </w:t>
      </w:r>
      <w:r w:rsidDel="00000000" w:rsidR="00000000" w:rsidRPr="00000000">
        <w:rPr>
          <w:rtl w:val="0"/>
        </w:rPr>
        <w:t xml:space="preserve">https://discord.gg/TJeGkq</w:t>
      </w:r>
    </w:p>
    <w:p w:rsidR="00000000" w:rsidDel="00000000" w:rsidP="00000000" w:rsidRDefault="00000000" w:rsidRPr="00000000">
      <w:pPr>
        <w:contextualSpacing w:val="0"/>
        <w:jc w:val="center"/>
        <w:rPr>
          <w:u w:val="single"/>
        </w:rPr>
      </w:pPr>
      <w:r w:rsidDel="00000000" w:rsidR="00000000" w:rsidRPr="00000000">
        <w:rPr>
          <w:u w:val="single"/>
          <w:rtl w:val="0"/>
        </w:rPr>
        <w:t xml:space="preserve">Cutesy</w:t>
      </w:r>
    </w:p>
    <w:p w:rsidR="00000000" w:rsidDel="00000000" w:rsidP="00000000" w:rsidRDefault="00000000" w:rsidRPr="00000000">
      <w:pPr>
        <w:contextualSpacing w:val="0"/>
        <w:jc w:val="center"/>
        <w:rPr>
          <w:u w:val="single"/>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City of cute blob creature things are invaded by aliens. The alien’s mothership drops cages that traps the populace. </w:t>
      </w:r>
      <w:r w:rsidDel="00000000" w:rsidR="00000000" w:rsidRPr="00000000">
        <w:rPr>
          <w:rtl w:val="0"/>
        </w:rPr>
        <w:t xml:space="preserve">A lone hero </w:t>
      </w:r>
      <w:r w:rsidDel="00000000" w:rsidR="00000000" w:rsidRPr="00000000">
        <w:rPr>
          <w:rtl w:val="0"/>
        </w:rPr>
        <w:t xml:space="preserve">use their power to ram into others and </w:t>
      </w:r>
      <w:r w:rsidDel="00000000" w:rsidR="00000000" w:rsidRPr="00000000">
        <w:rPr>
          <w:u w:val="single"/>
          <w:rtl w:val="0"/>
        </w:rPr>
        <w:t xml:space="preserve">transmit</w:t>
      </w:r>
      <w:r w:rsidDel="00000000" w:rsidR="00000000" w:rsidRPr="00000000">
        <w:rPr>
          <w:rtl w:val="0"/>
        </w:rPr>
        <w:t xml:space="preserve"> their </w:t>
      </w:r>
      <w:r w:rsidDel="00000000" w:rsidR="00000000" w:rsidRPr="00000000">
        <w:rPr>
          <w:i w:val="1"/>
          <w:rtl w:val="0"/>
        </w:rPr>
        <w:t xml:space="preserve">Force</w:t>
      </w:r>
      <w:r w:rsidDel="00000000" w:rsidR="00000000" w:rsidRPr="00000000">
        <w:rPr>
          <w:rtl w:val="0"/>
        </w:rPr>
        <w:t xml:space="preserve"> to </w:t>
      </w:r>
      <w:r w:rsidDel="00000000" w:rsidR="00000000" w:rsidRPr="00000000">
        <w:rPr>
          <w:i w:val="1"/>
          <w:rtl w:val="0"/>
        </w:rPr>
        <w:t xml:space="preserve">Break</w:t>
      </w:r>
      <w:r w:rsidDel="00000000" w:rsidR="00000000" w:rsidRPr="00000000">
        <w:rPr>
          <w:rtl w:val="0"/>
        </w:rPr>
        <w:t xml:space="preserve"> their friends free.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Stage 1:</w:t>
      </w:r>
    </w:p>
    <w:p w:rsidR="00000000" w:rsidDel="00000000" w:rsidP="00000000" w:rsidRDefault="00000000" w:rsidRPr="00000000">
      <w:pPr>
        <w:contextualSpacing w:val="0"/>
        <w:jc w:val="center"/>
        <w:rPr/>
      </w:pPr>
      <w:r w:rsidDel="00000000" w:rsidR="00000000" w:rsidRPr="00000000">
        <w:rPr>
          <w:b w:val="1"/>
          <w:rtl w:val="0"/>
        </w:rPr>
        <w:t xml:space="preserve">World</w:t>
      </w:r>
      <w:r w:rsidDel="00000000" w:rsidR="00000000" w:rsidRPr="00000000">
        <w:rPr>
          <w:rtl w:val="0"/>
        </w:rPr>
        <w:t xml:space="preserve">: Nice City, green parks, clean cement, newly painted road and parking lot lines.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232522" cy="1957388"/>
            <wp:effectExtent b="0" l="0" r="0" t="0"/>
            <wp:docPr id="9" name="image19.jpg"/>
            <a:graphic>
              <a:graphicData uri="http://schemas.openxmlformats.org/drawingml/2006/picture">
                <pic:pic>
                  <pic:nvPicPr>
                    <pic:cNvPr id="0" name="image19.jpg"/>
                    <pic:cNvPicPr preferRelativeResize="0"/>
                  </pic:nvPicPr>
                  <pic:blipFill>
                    <a:blip r:embed="rId6"/>
                    <a:srcRect b="0" l="0" r="0" t="0"/>
                    <a:stretch>
                      <a:fillRect/>
                    </a:stretch>
                  </pic:blipFill>
                  <pic:spPr>
                    <a:xfrm>
                      <a:off x="0" y="0"/>
                      <a:ext cx="2232522" cy="1957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Walls</w:t>
      </w:r>
      <w:r w:rsidDel="00000000" w:rsidR="00000000" w:rsidRPr="00000000">
        <w:rPr>
          <w:rtl w:val="0"/>
        </w:rPr>
        <w:t xml:space="preserve">: Bricks</w:t>
      </w:r>
    </w:p>
    <w:p w:rsidR="00000000" w:rsidDel="00000000" w:rsidP="00000000" w:rsidRDefault="00000000" w:rsidRPr="00000000">
      <w:pPr>
        <w:contextualSpacing w:val="0"/>
        <w:jc w:val="center"/>
        <w:rPr/>
      </w:pPr>
      <w:r w:rsidDel="00000000" w:rsidR="00000000" w:rsidRPr="00000000">
        <w:rPr>
          <w:b w:val="1"/>
          <w:rtl w:val="0"/>
        </w:rPr>
        <w:t xml:space="preserve">Objective</w:t>
      </w:r>
      <w:r w:rsidDel="00000000" w:rsidR="00000000" w:rsidRPr="00000000">
        <w:rPr>
          <w:rtl w:val="0"/>
        </w:rPr>
        <w:t xml:space="preserve">: Escape by break the wall</w:t>
      </w:r>
    </w:p>
    <w:p w:rsidR="00000000" w:rsidDel="00000000" w:rsidP="00000000" w:rsidRDefault="00000000" w:rsidRPr="00000000">
      <w:pPr>
        <w:contextualSpacing w:val="0"/>
        <w:jc w:val="center"/>
        <w:rPr/>
      </w:pPr>
      <w:r w:rsidDel="00000000" w:rsidR="00000000" w:rsidRPr="00000000">
        <w:rPr>
          <w:b w:val="1"/>
          <w:rtl w:val="0"/>
        </w:rPr>
        <w:t xml:space="preserve">Handicap</w:t>
      </w:r>
      <w:r w:rsidDel="00000000" w:rsidR="00000000" w:rsidRPr="00000000">
        <w:rPr>
          <w:rtl w:val="0"/>
        </w:rPr>
        <w:t xml:space="preserve">: None</w:t>
        <w:br w:type="textWrapping"/>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4597400"/>
            <wp:effectExtent b="0" l="0" r="0" t="0"/>
            <wp:docPr id="5"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ins w:author="Anonymous" w:id="0" w:date="2018-01-27T11:50:13Z">
        <w:r w:rsidDel="00000000" w:rsidR="00000000" w:rsidRPr="00000000">
          <w:rPr>
            <w:rtl w:val="0"/>
          </w:rPr>
          <w:t xml:space="preserve">Level Design</w:t>
        </w:r>
      </w:ins>
      <w:ins w:author="Anonymous" w:id="1" w:date="2018-01-27T11:50:15Z">
        <w:r w:rsidDel="00000000" w:rsidR="00000000" w:rsidRPr="00000000">
          <w:rPr>
            <w:rtl w:val="0"/>
          </w:rPr>
          <w:t xml:space="preserve">: </w:t>
        </w:r>
      </w:ins>
      <w:ins w:author="Anonymous" w:id="2" w:date="2018-01-27T11:50:22Z">
        <w:r w:rsidDel="00000000" w:rsidR="00000000" w:rsidRPr="00000000">
          <w:rPr>
            <w:rtl w:val="0"/>
          </w:rPr>
          <w:t xml:space="preserve">Player is separate</w:t>
        </w:r>
      </w:ins>
      <w:ins w:author="Anonymous" w:id="3" w:date="2018-01-27T11:50:25Z">
        <w:r w:rsidDel="00000000" w:rsidR="00000000" w:rsidRPr="00000000">
          <w:rPr>
            <w:rtl w:val="0"/>
          </w:rPr>
          <w:t xml:space="preserve">d from another </w:t>
        </w:r>
      </w:ins>
      <w:ins w:author="Anonymous" w:id="2" w:date="2018-01-27T11:50:22Z"/>
      <w:ins w:author="Anonymous" w:id="4" w:date="2018-01-27T11:50:27Z">
        <w:r w:rsidDel="00000000" w:rsidR="00000000" w:rsidRPr="00000000">
          <w:rPr>
            <w:rtl w:val="0"/>
          </w:rPr>
          <w:t xml:space="preserve">bubble by a wall. The wall is easily broken, allowing the user to </w:t>
        </w:r>
      </w:ins>
      <w:ins w:author="Anonymous" w:id="2" w:date="2018-01-27T11:50:22Z"/>
      <w:ins w:author="Anonymous" w:id="5" w:date="2018-01-27T11:50:35Z">
        <w:r w:rsidDel="00000000" w:rsidR="00000000" w:rsidRPr="00000000">
          <w:rPr>
            <w:rtl w:val="0"/>
          </w:rPr>
          <w:t xml:space="preserve">hit the other ball and shatter the outer wall. This will teach the players the fundamentals of the game, su</w:t>
        </w:r>
      </w:ins>
      <w:ins w:author="Anonymous" w:id="2" w:date="2018-01-27T11:50:22Z"/>
      <w:ins w:author="Anonymous" w:id="6" w:date="2018-01-27T11:50:47Z">
        <w:r w:rsidDel="00000000" w:rsidR="00000000" w:rsidRPr="00000000">
          <w:rPr>
            <w:rtl w:val="0"/>
          </w:rPr>
          <w:t xml:space="preserve">ch as </w:t>
        </w:r>
      </w:ins>
      <w:ins w:author="Anonymous" w:id="2" w:date="2018-01-27T11:50:22Z"/>
      <w:ins w:author="Anonymous" w:id="7" w:date="2018-01-27T11:50:48Z">
        <w:r w:rsidDel="00000000" w:rsidR="00000000" w:rsidRPr="00000000">
          <w:rPr>
            <w:rtl w:val="0"/>
          </w:rPr>
          <w:t xml:space="preserve">dragging a</w:t>
        </w:r>
      </w:ins>
      <w:ins w:author="Anonymous" w:id="2" w:date="2018-01-27T11:50:22Z"/>
      <w:ins w:author="Anonymous" w:id="8" w:date="2018-01-27T11:50:49Z">
        <w:r w:rsidDel="00000000" w:rsidR="00000000" w:rsidRPr="00000000">
          <w:rPr>
            <w:rtl w:val="0"/>
          </w:rPr>
          <w:t xml:space="preserve">nd shooting</w:t>
        </w:r>
      </w:ins>
      <w:ins w:author="Anonymous" w:id="9" w:date="2018-01-27T11:50:51Z">
        <w:r w:rsidDel="00000000" w:rsidR="00000000" w:rsidRPr="00000000">
          <w:rPr>
            <w:rtl w:val="0"/>
          </w:rPr>
          <w:t xml:space="preserve">, and that if they </w:t>
        </w:r>
      </w:ins>
      <w:ins w:author="Anonymous" w:id="8" w:date="2018-01-27T11:50:49Z"/>
      <w:ins w:author="Anonymous" w:id="10" w:date="2018-01-27T11:50:55Z">
        <w:r w:rsidDel="00000000" w:rsidR="00000000" w:rsidRPr="00000000">
          <w:rPr>
            <w:rtl w:val="0"/>
          </w:rPr>
          <w:t xml:space="preserve">hit another ball, the other ball will </w:t>
        </w:r>
      </w:ins>
      <w:ins w:author="Anonymous" w:id="8" w:date="2018-01-27T11:50:49Z"/>
      <w:ins w:author="Anonymous" w:id="11" w:date="2018-01-27T11:51:01Z">
        <w:r w:rsidDel="00000000" w:rsidR="00000000" w:rsidRPr="00000000">
          <w:rPr>
            <w:rtl w:val="0"/>
          </w:rPr>
          <w:t xml:space="preserve">speed up on hit.</w:t>
        </w:r>
      </w:ins>
      <w:ins w:author="Anonymous" w:id="8" w:date="2018-01-27T11:50:49Z">
        <w:del w:author="Anonymous" w:id="9" w:date="2018-01-27T11:50:51Z">
          <w:r w:rsidDel="00000000" w:rsidR="00000000" w:rsidRPr="00000000">
            <w:rPr>
              <w:rtl w:val="0"/>
            </w:rPr>
            <w:delText xml:space="preserve">s, </w:delText>
          </w:r>
        </w:del>
      </w:ins>
      <w:ins w:author="Anonymous" w:id="2" w:date="2018-01-27T11:50:22Z">
        <w:del w:author="Anonymous" w:id="3" w:date="2018-01-27T11:50:25Z">
          <w:r w:rsidDel="00000000" w:rsidR="00000000" w:rsidRPr="00000000">
            <w:rPr>
              <w:rtl w:val="0"/>
            </w:rPr>
            <w:delText xml:space="preserve"> </w:delText>
          </w:r>
        </w:del>
      </w:ins>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After breaking free the invaders move their attention over to the candyland forest next door. The horde of blobs chasing their invaders get distracted and start eating the candy around them. The invaders drop another cage on the Cuties, but most don’t mind. The Star Cutie notices their predicament and does their best to free everyone.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Stage 2:</w:t>
      </w:r>
    </w:p>
    <w:p w:rsidR="00000000" w:rsidDel="00000000" w:rsidP="00000000" w:rsidRDefault="00000000" w:rsidRPr="00000000">
      <w:pPr>
        <w:contextualSpacing w:val="0"/>
        <w:jc w:val="center"/>
        <w:rPr/>
      </w:pPr>
      <w:r w:rsidDel="00000000" w:rsidR="00000000" w:rsidRPr="00000000">
        <w:rPr>
          <w:b w:val="1"/>
          <w:rtl w:val="0"/>
        </w:rPr>
        <w:t xml:space="preserve">World</w:t>
      </w:r>
      <w:r w:rsidDel="00000000" w:rsidR="00000000" w:rsidRPr="00000000">
        <w:rPr>
          <w:rtl w:val="0"/>
        </w:rPr>
        <w:t xml:space="preserve">: Pink Candyland area. Cotton candy</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56708" cy="1576388"/>
            <wp:effectExtent b="0" l="0" r="0" t="0"/>
            <wp:docPr id="10"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2456708" cy="1576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Walls</w:t>
      </w:r>
      <w:r w:rsidDel="00000000" w:rsidR="00000000" w:rsidRPr="00000000">
        <w:rPr>
          <w:rtl w:val="0"/>
        </w:rPr>
        <w:t xml:space="preserve">: Candy Cane</w:t>
      </w:r>
    </w:p>
    <w:p w:rsidR="00000000" w:rsidDel="00000000" w:rsidP="00000000" w:rsidRDefault="00000000" w:rsidRPr="00000000">
      <w:pPr>
        <w:contextualSpacing w:val="0"/>
        <w:jc w:val="center"/>
        <w:rPr/>
      </w:pPr>
      <w:r w:rsidDel="00000000" w:rsidR="00000000" w:rsidRPr="00000000">
        <w:rPr>
          <w:b w:val="1"/>
          <w:rtl w:val="0"/>
        </w:rPr>
        <w:t xml:space="preserve">Objective: </w:t>
      </w:r>
      <w:r w:rsidDel="00000000" w:rsidR="00000000" w:rsidRPr="00000000">
        <w:rPr>
          <w:rtl w:val="0"/>
        </w:rPr>
        <w:t xml:space="preserve">Escape by breaking the wall</w:t>
      </w:r>
    </w:p>
    <w:p w:rsidR="00000000" w:rsidDel="00000000" w:rsidP="00000000" w:rsidRDefault="00000000" w:rsidRPr="00000000">
      <w:pPr>
        <w:contextualSpacing w:val="0"/>
        <w:jc w:val="center"/>
        <w:rPr/>
      </w:pPr>
      <w:r w:rsidDel="00000000" w:rsidR="00000000" w:rsidRPr="00000000">
        <w:rPr>
          <w:b w:val="1"/>
          <w:rtl w:val="0"/>
        </w:rPr>
        <w:t xml:space="preserve">Handicap: </w:t>
      </w:r>
      <w:r w:rsidDel="00000000" w:rsidR="00000000" w:rsidRPr="00000000">
        <w:rPr>
          <w:rtl w:val="0"/>
        </w:rPr>
        <w:t xml:space="preserve">None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5943600" cy="5207000"/>
            <wp:effectExtent b="0" l="0" r="0" t="0"/>
            <wp:docPr id="6"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b w:val="1"/>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The Cuties follow the aliens into an industrial zone. There they are ambushed by a meaner looking alien ship that drops a cage made of solid concrete/steel. No matter how much </w:t>
      </w:r>
      <w:r w:rsidDel="00000000" w:rsidR="00000000" w:rsidRPr="00000000">
        <w:rPr>
          <w:i w:val="1"/>
          <w:rtl w:val="0"/>
        </w:rPr>
        <w:t xml:space="preserve">Force</w:t>
      </w:r>
      <w:r w:rsidDel="00000000" w:rsidR="00000000" w:rsidRPr="00000000">
        <w:rPr>
          <w:rtl w:val="0"/>
        </w:rPr>
        <w:t xml:space="preserve"> is transmitted, the Cuties do not make a dent in their prison. One Cutie notices they are trapped with TnT, which the Cuties use for fun and recreation as they can not be injured by explosions.</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Stage 3:</w:t>
      </w:r>
    </w:p>
    <w:p w:rsidR="00000000" w:rsidDel="00000000" w:rsidP="00000000" w:rsidRDefault="00000000" w:rsidRPr="00000000">
      <w:pPr>
        <w:contextualSpacing w:val="0"/>
        <w:jc w:val="center"/>
        <w:rPr/>
      </w:pPr>
      <w:r w:rsidDel="00000000" w:rsidR="00000000" w:rsidRPr="00000000">
        <w:rPr>
          <w:b w:val="1"/>
          <w:rtl w:val="0"/>
        </w:rPr>
        <w:t xml:space="preserve">World</w:t>
      </w:r>
      <w:r w:rsidDel="00000000" w:rsidR="00000000" w:rsidRPr="00000000">
        <w:rPr>
          <w:rtl w:val="0"/>
        </w:rPr>
        <w:t xml:space="preserve">: Industrial zone, Factory Floor, Moving parts, Machinery. Fire if you want.</w:t>
        <w:br w:type="textWrapping"/>
      </w:r>
      <w:r w:rsidDel="00000000" w:rsidR="00000000" w:rsidRPr="00000000">
        <w:rPr/>
        <w:drawing>
          <wp:inline distB="114300" distT="114300" distL="114300" distR="114300">
            <wp:extent cx="4852988" cy="2723259"/>
            <wp:effectExtent b="0" l="0" r="0" t="0"/>
            <wp:docPr id="2"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4852988" cy="272325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Walls</w:t>
      </w:r>
      <w:r w:rsidDel="00000000" w:rsidR="00000000" w:rsidRPr="00000000">
        <w:rPr>
          <w:rtl w:val="0"/>
        </w:rPr>
        <w:t xml:space="preserve">: </w:t>
      </w:r>
      <w:r w:rsidDel="00000000" w:rsidR="00000000" w:rsidRPr="00000000">
        <w:rPr>
          <w:rtl w:val="0"/>
        </w:rPr>
        <w:t xml:space="preserve">Concrete</w:t>
      </w:r>
      <w:r w:rsidDel="00000000" w:rsidR="00000000" w:rsidRPr="00000000">
        <w:rPr>
          <w:rtl w:val="0"/>
        </w:rPr>
        <w:t xml:space="preserve">/Steel</w:t>
      </w:r>
    </w:p>
    <w:p w:rsidR="00000000" w:rsidDel="00000000" w:rsidP="00000000" w:rsidRDefault="00000000" w:rsidRPr="00000000">
      <w:pPr>
        <w:contextualSpacing w:val="0"/>
        <w:jc w:val="center"/>
        <w:rPr/>
      </w:pPr>
      <w:r w:rsidDel="00000000" w:rsidR="00000000" w:rsidRPr="00000000">
        <w:rPr>
          <w:b w:val="1"/>
          <w:rtl w:val="0"/>
        </w:rPr>
        <w:t xml:space="preserve">Objective</w:t>
      </w:r>
      <w:r w:rsidDel="00000000" w:rsidR="00000000" w:rsidRPr="00000000">
        <w:rPr>
          <w:rtl w:val="0"/>
        </w:rPr>
        <w:t xml:space="preserve">: Use TnT to break walls</w:t>
      </w:r>
    </w:p>
    <w:p w:rsidR="00000000" w:rsidDel="00000000" w:rsidP="00000000" w:rsidRDefault="00000000" w:rsidRPr="00000000">
      <w:pPr>
        <w:contextualSpacing w:val="0"/>
        <w:jc w:val="center"/>
        <w:rPr/>
      </w:pPr>
      <w:r w:rsidDel="00000000" w:rsidR="00000000" w:rsidRPr="00000000">
        <w:rPr>
          <w:b w:val="1"/>
          <w:rtl w:val="0"/>
        </w:rPr>
        <w:t xml:space="preserve">Handicap</w:t>
      </w:r>
      <w:r w:rsidDel="00000000" w:rsidR="00000000" w:rsidRPr="00000000">
        <w:rPr>
          <w:rtl w:val="0"/>
        </w:rPr>
        <w:t xml:space="preserve">: Walls can only be broken by collision.</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5080000"/>
            <wp:effectExtent b="0" l="0" r="0" t="0"/>
            <wp:docPr id="8"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The Cuties continue on their way up a grand mountain that leads to the land in the sky. They plan to drop on the alien ships from above. At the mountains peak an alien device stands guard. It visible weak point can be seen moving on its body.</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Stage 4:</w:t>
      </w:r>
    </w:p>
    <w:p w:rsidR="00000000" w:rsidDel="00000000" w:rsidP="00000000" w:rsidRDefault="00000000" w:rsidRPr="00000000">
      <w:pPr>
        <w:contextualSpacing w:val="0"/>
        <w:jc w:val="center"/>
        <w:rPr/>
      </w:pPr>
      <w:r w:rsidDel="00000000" w:rsidR="00000000" w:rsidRPr="00000000">
        <w:rPr>
          <w:b w:val="1"/>
          <w:rtl w:val="0"/>
        </w:rPr>
        <w:t xml:space="preserve">World</w:t>
      </w:r>
      <w:r w:rsidDel="00000000" w:rsidR="00000000" w:rsidRPr="00000000">
        <w:rPr>
          <w:rtl w:val="0"/>
        </w:rPr>
        <w:t xml:space="preserve">: Skyworld, either have a mountaintop or aretchture from that stage from Smash Brothers: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810000" cy="3133725"/>
            <wp:effectExtent b="0" l="0" r="0" t="0"/>
            <wp:docPr id="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3810000" cy="3133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Walls</w:t>
      </w:r>
      <w:r w:rsidDel="00000000" w:rsidR="00000000" w:rsidRPr="00000000">
        <w:rPr>
          <w:rtl w:val="0"/>
        </w:rPr>
        <w:t xml:space="preserve">: Greek/Roman Columns.</w:t>
      </w:r>
    </w:p>
    <w:p w:rsidR="00000000" w:rsidDel="00000000" w:rsidP="00000000" w:rsidRDefault="00000000" w:rsidRPr="00000000">
      <w:pPr>
        <w:contextualSpacing w:val="0"/>
        <w:jc w:val="center"/>
        <w:rPr/>
      </w:pPr>
      <w:r w:rsidDel="00000000" w:rsidR="00000000" w:rsidRPr="00000000">
        <w:rPr>
          <w:b w:val="1"/>
          <w:rtl w:val="0"/>
        </w:rPr>
        <w:t xml:space="preserve">Objective</w:t>
      </w:r>
      <w:r w:rsidDel="00000000" w:rsidR="00000000" w:rsidRPr="00000000">
        <w:rPr>
          <w:rtl w:val="0"/>
        </w:rPr>
        <w:t xml:space="preserve">: Defeat the boss</w:t>
      </w:r>
    </w:p>
    <w:p w:rsidR="00000000" w:rsidDel="00000000" w:rsidP="00000000" w:rsidRDefault="00000000" w:rsidRPr="00000000">
      <w:pPr>
        <w:contextualSpacing w:val="0"/>
        <w:jc w:val="center"/>
        <w:rPr/>
      </w:pPr>
      <w:r w:rsidDel="00000000" w:rsidR="00000000" w:rsidRPr="00000000">
        <w:rPr>
          <w:b w:val="1"/>
          <w:rtl w:val="0"/>
        </w:rPr>
        <w:t xml:space="preserve">Handicap: </w:t>
      </w:r>
      <w:r w:rsidDel="00000000" w:rsidR="00000000" w:rsidRPr="00000000">
        <w:rPr>
          <w:rtl w:val="0"/>
        </w:rPr>
        <w:t xml:space="preserve">Boss’s weapoint moves / May require a Cutie to be hit by TnT, then hit the weak point to count as damage.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10075" cy="3687808"/>
            <wp:effectExtent b="0" l="0" r="0" t="0"/>
            <wp:docPr id="1"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4410075" cy="368780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The Cuties defeat the mean looking alien ship and infiltrate the mothership from above. Inside the find a glowing green cylinder. Believing the brightly colored object to be the weak point, the Cuties make their final assault to bring down the mothership.</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Stage 5:</w:t>
      </w:r>
    </w:p>
    <w:p w:rsidR="00000000" w:rsidDel="00000000" w:rsidP="00000000" w:rsidRDefault="00000000" w:rsidRPr="00000000">
      <w:pPr>
        <w:contextualSpacing w:val="0"/>
        <w:jc w:val="center"/>
        <w:rPr/>
      </w:pPr>
      <w:r w:rsidDel="00000000" w:rsidR="00000000" w:rsidRPr="00000000">
        <w:rPr>
          <w:b w:val="1"/>
          <w:rtl w:val="0"/>
        </w:rPr>
        <w:t xml:space="preserve">World</w:t>
      </w:r>
      <w:r w:rsidDel="00000000" w:rsidR="00000000" w:rsidRPr="00000000">
        <w:rPr>
          <w:rtl w:val="0"/>
        </w:rPr>
        <w:t xml:space="preserve">: Inside a spaceship. Futuristic, neon. Alienware.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96953" cy="2643188"/>
            <wp:effectExtent b="0" l="0" r="0" t="0"/>
            <wp:docPr id="3"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4696953" cy="2643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Walls</w:t>
      </w:r>
      <w:r w:rsidDel="00000000" w:rsidR="00000000" w:rsidRPr="00000000">
        <w:rPr>
          <w:rtl w:val="0"/>
        </w:rPr>
        <w:t xml:space="preserve">: Uhh idk, you decide.</w:t>
      </w:r>
    </w:p>
    <w:p w:rsidR="00000000" w:rsidDel="00000000" w:rsidP="00000000" w:rsidRDefault="00000000" w:rsidRPr="00000000">
      <w:pPr>
        <w:contextualSpacing w:val="0"/>
        <w:jc w:val="center"/>
        <w:rPr/>
      </w:pPr>
      <w:r w:rsidDel="00000000" w:rsidR="00000000" w:rsidRPr="00000000">
        <w:rPr>
          <w:b w:val="1"/>
          <w:rtl w:val="0"/>
        </w:rPr>
        <w:t xml:space="preserve">Objective</w:t>
      </w:r>
      <w:r w:rsidDel="00000000" w:rsidR="00000000" w:rsidRPr="00000000">
        <w:rPr>
          <w:rtl w:val="0"/>
        </w:rPr>
        <w:t xml:space="preserve">: Defeat enemies(?)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5003800"/>
            <wp:effectExtent b="0" l="0" r="0" t="0"/>
            <wp:docPr id="7"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The mothership crashes to the ground and explodes, sending the Cuties out flying and laughing with glee. The Star Cutie is recognized as a Hero and all is well. The End…</w:t>
        <w:br w:type="textWrapping"/>
        <w:t xml:space="preserve">…</w:t>
        <w:br w:type="textWrapping"/>
        <w:t xml:space="preserve">Or is it?</w:t>
      </w:r>
    </w:p>
    <w:p w:rsidR="00000000" w:rsidDel="00000000" w:rsidP="00000000" w:rsidRDefault="00000000" w:rsidRPr="00000000">
      <w:pPr>
        <w:contextualSpacing w:val="0"/>
        <w:jc w:val="center"/>
        <w:rPr/>
      </w:pPr>
      <w:r w:rsidDel="00000000" w:rsidR="00000000" w:rsidRPr="00000000">
        <w:rPr>
          <w:rtl w:val="0"/>
        </w:rPr>
        <w:t xml:space="preserve">A portion of the crashed mothership extends out a radio dish and begins </w:t>
      </w:r>
      <w:r w:rsidDel="00000000" w:rsidR="00000000" w:rsidRPr="00000000">
        <w:rPr>
          <w:i w:val="1"/>
          <w:rtl w:val="0"/>
        </w:rPr>
        <w:t xml:space="preserve">transmitting</w:t>
      </w:r>
      <w:r w:rsidDel="00000000" w:rsidR="00000000" w:rsidRPr="00000000">
        <w:rPr>
          <w:rtl w:val="0"/>
        </w:rPr>
        <w:t xml:space="preserve"> a message...</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Stage 6:</w:t>
      </w:r>
    </w:p>
    <w:p w:rsidR="00000000" w:rsidDel="00000000" w:rsidP="00000000" w:rsidRDefault="00000000" w:rsidRPr="00000000">
      <w:pPr>
        <w:contextualSpacing w:val="0"/>
        <w:jc w:val="center"/>
        <w:rPr/>
      </w:pPr>
      <w:r w:rsidDel="00000000" w:rsidR="00000000" w:rsidRPr="00000000">
        <w:rPr>
          <w:rtl w:val="0"/>
        </w:rPr>
        <w:t xml:space="preserve">Memes</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8.jpg"/><Relationship Id="rId10" Type="http://schemas.openxmlformats.org/officeDocument/2006/relationships/image" Target="media/image10.jpg"/><Relationship Id="rId13" Type="http://schemas.openxmlformats.org/officeDocument/2006/relationships/image" Target="media/image9.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17.jpg"/><Relationship Id="rId14"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9.jpg"/><Relationship Id="rId7" Type="http://schemas.openxmlformats.org/officeDocument/2006/relationships/image" Target="media/image14.jpg"/><Relationship Id="rId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